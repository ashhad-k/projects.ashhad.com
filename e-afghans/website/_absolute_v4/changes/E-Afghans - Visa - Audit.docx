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720" w:right="-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February 20, 2026 Audit</w:t>
      </w:r>
    </w:p>
    <w:p w:rsidR="00000000" w:rsidDel="00000000" w:rsidP="00000000" w:rsidRDefault="00000000" w:rsidRPr="00000000" w14:paraId="00000002">
      <w:pPr>
        <w:ind w:left="-720" w:right="-720" w:firstLine="0"/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-720" w:right="-72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146050</wp:posOffset>
                  </wp:positionV>
                  <wp:extent cx="6719888" cy="1712279"/>
                  <wp:effectExtent b="0" l="0" r="0" t="0"/>
                  <wp:wrapSquare wrapText="bothSides" distB="114300" distT="114300" distL="114300" distR="114300"/>
                  <wp:docPr id="1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9888" cy="17122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ind w:left="90" w:right="-720" w:firstLine="0"/>
              <w:rPr>
                <w:color w:val="ff0000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https://www.eafghans.com/e-visa/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90" w:right="-720" w:firstLine="0"/>
              <w:rPr>
                <w:shd w:fill="d9ead3" w:val="clear"/>
                <w:rPrChange w:author="Ashhad Khan" w:id="0" w:date="2026-02-21T11:28:48Z">
                  <w:rPr/>
                </w:rPrChange>
              </w:rPr>
            </w:pPr>
            <w:r w:rsidDel="00000000" w:rsidR="00000000" w:rsidRPr="00000000">
              <w:rPr>
                <w:shd w:fill="d9ead3" w:val="clear"/>
                <w:rtl w:val="0"/>
                <w:rPrChange w:author="Ashhad Khan" w:id="0" w:date="2026-02-21T11:28:48Z">
                  <w:rPr/>
                </w:rPrChange>
              </w:rPr>
              <w:t xml:space="preserve">Remove the download links for mobile, as there is no mobile app yet for visa services.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</w:rPr>
              <w:drawing>
                <wp:inline distB="114300" distT="114300" distL="114300" distR="114300">
                  <wp:extent cx="5929313" cy="3839063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313" cy="3839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hd w:fill="d9ead3" w:val="clear"/>
                <w:rPrChange w:author="Ashhad Khan" w:id="1" w:date="2026-02-21T11:31:00Z">
                  <w:rPr>
                    <w:b w:val="1"/>
                    <w:bCs w:val="1"/>
                    <w:color w:val="ff0000"/>
                  </w:rPr>
                </w:rPrChange>
              </w:rPr>
            </w:pPr>
            <w:r w:rsidDel="00000000" w:rsidR="00000000" w:rsidRPr="00000000">
              <w:rPr>
                <w:shd w:fill="d9ead3" w:val="clear"/>
                <w:rtl w:val="0"/>
                <w:rPrChange w:author="Ashhad Khan" w:id="1" w:date="2026-02-21T11:31:00Z">
                  <w:rPr/>
                </w:rPrChange>
              </w:rPr>
              <w:t xml:space="preserve">Change the Traveling to Afghanistan to </w:t>
            </w:r>
            <w:r w:rsidDel="00000000" w:rsidR="00000000" w:rsidRPr="00000000">
              <w:rPr>
                <w:b w:val="1"/>
                <w:bCs w:val="1"/>
                <w:color w:val="ff0000"/>
                <w:shd w:fill="d9ead3" w:val="clear"/>
                <w:rtl w:val="0"/>
                <w:rPrChange w:author="Ashhad Khan" w:id="1" w:date="2026-02-21T11:31:00Z">
                  <w:rPr>
                    <w:b w:val="1"/>
                    <w:bCs w:val="1"/>
                    <w:color w:val="ff0000"/>
                  </w:rPr>
                </w:rPrChange>
              </w:rPr>
              <w:t xml:space="preserve">Visa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</w:rPr>
              <w:drawing>
                <wp:inline distB="114300" distT="114300" distL="114300" distR="114300">
                  <wp:extent cx="6781800" cy="31623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Change the text to: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E-Visa applications follow a standard processing time: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Standard - 1-4 weeks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Express - 1 Business Day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We request you to monitor the progress of your application via the Visa Portal. The Visa Portal dashboard reflects the real-time status of your application.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Processing may be delayed in the following circumstances: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Submission of incorrect, incomplete, or expired documents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Blurred, cropped, or unreadable passport copies or supporting documents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Mismatch between application details and submitted documents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Inconsistencies in personal information (e.g., name spelling, date of birth, passport number)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Failure to meet visa eligibility requirements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Missing mandatory information in the application form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Pending or unsuccessful payment confirmation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Requirement for additional verification or security checks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Requests for supplementary documents or clarifications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 w:firstLine="36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  <w:u w:val="none"/>
                  </w:rPr>
                </w:rPrChange>
              </w:rPr>
              <w:pPrChange w:author="Ashhad Khan" w:id="0" w:date="2026-02-21T11:34:53Z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 w:firstLine="360"/>
                  <w:jc w:val="left"/>
                </w:pPr>
              </w:pPrChange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Technical issues affecting document uploads or data submission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hd w:fill="d9ead3" w:val="clear"/>
                <w:rPrChange w:author="Ashhad Khan" w:id="2" w:date="2026-02-21T11:34:53Z">
                  <w:rPr>
                    <w:color w:val="ff0000"/>
                  </w:rPr>
                </w:rPrChange>
              </w:rPr>
            </w:pPr>
            <w:r w:rsidDel="00000000" w:rsidR="00000000" w:rsidRPr="00000000">
              <w:rPr>
                <w:color w:val="ff0000"/>
                <w:shd w:fill="d9ead3" w:val="clear"/>
                <w:rtl w:val="0"/>
                <w:rPrChange w:author="Ashhad Khan" w:id="2" w:date="2026-02-21T11:34:53Z">
                  <w:rPr>
                    <w:color w:val="ff0000"/>
                  </w:rPr>
                </w:rPrChange>
              </w:rPr>
              <w:t xml:space="preserve">If your application status doesn’t update within the expected timeframe, you may contact </w:t>
            </w:r>
            <w:hyperlink r:id="rId10">
              <w:r w:rsidDel="00000000" w:rsidR="00000000" w:rsidRPr="00000000">
                <w:rPr>
                  <w:color w:val="1155cc"/>
                  <w:u w:val="single"/>
                  <w:shd w:fill="d9ead3" w:val="clear"/>
                  <w:rtl w:val="0"/>
                  <w:rPrChange w:author="Ashhad Khan" w:id="2" w:date="2026-02-21T11:34:53Z">
                    <w:rPr>
                      <w:color w:val="1155cc"/>
                      <w:u w:val="single"/>
                    </w:rPr>
                  </w:rPrChange>
                </w:rPr>
                <w:t xml:space="preserve">visa@afghanconsulate.ae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5029200"/>
                  <wp:effectExtent b="0" l="0" r="0" t="0"/>
                  <wp:docPr id="2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502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Redirect the Helpdesk link 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https://www.eafghans.com/support/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362200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content to: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you are unable to log in to the Visa Portal, reset your password through this link: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https://visaportal.eafghans.com/forgot-password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You will receive an email with the link to reset your password. Follow the instructions to reset your password. You will receive a confirmation email once your password has been reset successfully. After which, you may now log in.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Note: If you are not able to access the email via your inbox, check your Spam or Junk folder.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349500"/>
                  <wp:effectExtent b="0" l="0" r="0" t="0"/>
                  <wp:docPr id="1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content to: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Please ensure your uploads are in JPG, PNG, or PDF format. Other file types are not supported. Additionally, individual files must not exceed 50 MB.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Ensure your documents are clear, scanned, and legible. If issues persist, contact our technical support team via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support@eafghans.com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and send us the error you are facing.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578100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3911600"/>
                  <wp:effectExtent b="0" l="0" r="0" t="0"/>
                  <wp:docPr id="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91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Move these 3 FAQs to a new category: </w:t>
            </w:r>
            <w:r w:rsidDel="00000000" w:rsidR="00000000" w:rsidRPr="00000000">
              <w:rPr>
                <w:color w:val="ff0000"/>
                <w:rtl w:val="0"/>
              </w:rPr>
              <w:t xml:space="preserve">Help &amp;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19431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content to:</w:t>
            </w:r>
          </w:p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For any inquiries regarding eligibility and requirements, refunds, updates, or changes related to your e-visa application, kindly reach out directly to </w:t>
            </w:r>
            <w:hyperlink r:id="rId19">
              <w:r w:rsidDel="00000000" w:rsidR="00000000" w:rsidRPr="00000000">
                <w:rPr>
                  <w:color w:val="ff0000"/>
                  <w:u w:val="single"/>
                  <w:rtl w:val="0"/>
                </w:rPr>
                <w:t xml:space="preserve">visa@afghanconsulate.ae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For any technical issues encountered while using the platform, contact </w:t>
            </w:r>
            <w:hyperlink r:id="rId20">
              <w:r w:rsidDel="00000000" w:rsidR="00000000" w:rsidRPr="00000000">
                <w:rPr>
                  <w:color w:val="ff0000"/>
                  <w:u w:val="single"/>
                  <w:rtl w:val="0"/>
                </w:rPr>
                <w:t xml:space="preserve">support@eafghans.com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4003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content to: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How long does it take to get a response to my inquiry?</w:t>
            </w:r>
          </w:p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Response times may vary based on ticket volume, but our support team aims to respond within 2 business days.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8829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88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Who can I contact for emergency support?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For emergency issues, please contact +971 4 398 8229.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36195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3822700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Change the category of Afghanistan Visa to </w:t>
            </w:r>
            <w:r w:rsidDel="00000000" w:rsidR="00000000" w:rsidRPr="00000000">
              <w:rPr>
                <w:color w:val="ff0000"/>
                <w:rtl w:val="0"/>
              </w:rPr>
              <w:t xml:space="preserve">Payment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527300"/>
                  <wp:effectExtent b="0" l="0" r="0" t="0"/>
                  <wp:docPr id="2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 E-Afghans Portal accepts a variety of secure online payment methods, including credit and debit cards. Accepted methods are Visa / Mastercard / American Express.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5781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Yes, a digital receipt is provided immediately after payment via email.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3622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your payment fails, it may be due to one of the following reasons: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3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Internet disconnection</w:t>
            </w:r>
            <w:r w:rsidDel="00000000" w:rsidR="00000000" w:rsidRPr="00000000">
              <w:rPr>
                <w:color w:val="ff0000"/>
                <w:rtl w:val="0"/>
              </w:rPr>
              <w:t xml:space="preserve"> - Check your internet connection and ensure continued connectivity while making a payment.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3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Incomplete details</w:t>
            </w:r>
            <w:r w:rsidDel="00000000" w:rsidR="00000000" w:rsidRPr="00000000">
              <w:rPr>
                <w:color w:val="ff0000"/>
                <w:rtl w:val="0"/>
              </w:rPr>
              <w:t xml:space="preserve"> - Ensure that you have entered all payment details correctly.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Unaccepted payment method </w:t>
            </w:r>
            <w:r w:rsidDel="00000000" w:rsidR="00000000" w:rsidRPr="00000000">
              <w:rPr>
                <w:color w:val="ff0000"/>
                <w:rtl w:val="0"/>
              </w:rPr>
              <w:t xml:space="preserve">- Currently, Visa / Mastercard / American Express are accepted. Try using a different payment method or contact your bank if the issue persists.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5654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Yes, you can track the status of your payment on your Visa Portal Dashboard.</w:t>
            </w:r>
          </w:p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Each application shows the status of the application and if Payment is still pending.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3238500"/>
                  <wp:effectExtent b="0" l="0" r="0" t="0"/>
                  <wp:docPr id="1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All fees are non-refundable.</w:t>
            </w:r>
          </w:p>
          <w:p w:rsidR="00000000" w:rsidDel="00000000" w:rsidP="00000000" w:rsidRDefault="00000000" w:rsidRPr="00000000" w14:paraId="00000065">
            <w:pPr>
              <w:spacing w:before="0"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For more details about the refund policy, visit this page: </w:t>
            </w:r>
            <w:hyperlink r:id="rId30">
              <w:r w:rsidDel="00000000" w:rsidR="00000000" w:rsidRPr="00000000">
                <w:rPr>
                  <w:color w:val="ff0000"/>
                  <w:u w:val="single"/>
                  <w:rtl w:val="0"/>
                </w:rPr>
                <w:t xml:space="preserve">https://www.eafghans.com/e-visa/visa-requirements.html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33274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you think that the payment might have been erroneous or a duplicate, you may contact your bank to file a chargeback case.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3429000"/>
                  <wp:effectExtent b="0" l="0" r="0" t="0"/>
                  <wp:docPr id="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category label to:</w:t>
            </w:r>
          </w:p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Data Security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29083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290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you suspect any security issues or unauthorized access to your account, please contact E-Afghans support at support@eafghans.com. Our team will assist in securing your account and investigating the concern.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new FAQ to the Visa Application (should be the first question in this category):</w:t>
            </w:r>
          </w:p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How do I know if I am eligible to apply for an e-visa to Afghanistan?</w:t>
            </w:r>
          </w:p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Before proceeding with your application, ensure that you meet the eligibility requirements.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Find more information on this page </w:t>
            </w:r>
            <w:hyperlink r:id="rId34">
              <w:r w:rsidDel="00000000" w:rsidR="00000000" w:rsidRPr="00000000">
                <w:rPr>
                  <w:color w:val="ff0000"/>
                  <w:u w:val="single"/>
                  <w:rtl w:val="0"/>
                </w:rPr>
                <w:t xml:space="preserve">https://www.eafghans.com/e-visa/visa-requirements.html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about the e-Visa requirements before submitting an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new FAQ to the Visa Application:</w:t>
            </w:r>
          </w:p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 need to travel to Afghanistan urgently. What should I do?</w:t>
            </w:r>
          </w:p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You may apply for an Express Visa if you need to travel urgently to Afghanistan.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 processing time for Express E-Visa applications is typically one (1) business day from the time a complete and accurate application is successfully submitted.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Please note that the one-business-day timeframe applies only to applications that are submitted with complete, clear, and correct documentation and do not require further review.</w:t>
            </w:r>
          </w:p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Find more information on this page </w:t>
            </w:r>
            <w:hyperlink r:id="rId35">
              <w:r w:rsidDel="00000000" w:rsidR="00000000" w:rsidRPr="00000000">
                <w:rPr>
                  <w:color w:val="ff0000"/>
                  <w:u w:val="single"/>
                  <w:rtl w:val="0"/>
                </w:rPr>
                <w:t xml:space="preserve">https://www.eafghans.com/e-visa/visa-requirements.html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about the e-Visa requirements before submitting an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new FAQ to the Visa Application:</w:t>
            </w:r>
          </w:p>
          <w:p w:rsidR="00000000" w:rsidDel="00000000" w:rsidP="00000000" w:rsidRDefault="00000000" w:rsidRPr="00000000" w14:paraId="00000085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What e-visa type can I apply for?</w:t>
            </w:r>
          </w:p>
          <w:p w:rsidR="00000000" w:rsidDel="00000000" w:rsidP="00000000" w:rsidRDefault="00000000" w:rsidRPr="00000000" w14:paraId="00000087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Currently, we only issue a single-entry Tourist e-Visa valid for 30 days.</w:t>
            </w:r>
          </w:p>
          <w:p w:rsidR="00000000" w:rsidDel="00000000" w:rsidP="00000000" w:rsidRDefault="00000000" w:rsidRPr="00000000" w14:paraId="00000089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For other visa types, you may visit the Afghan Consulate or Embassy nearest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new FAQ to the Visa Application:</w:t>
            </w:r>
          </w:p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Where can I download my e-visa?</w:t>
            </w:r>
          </w:p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You can download the e-visa from the Afghanistan Visa Portal.</w:t>
            </w:r>
          </w:p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 e-visa document will also be issued to you via your email.</w:t>
            </w:r>
          </w:p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Ensure that you have a working email to receive timely updates about your e-visa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3365500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text to:</w:t>
            </w:r>
          </w:p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Expires 30 days from the date of issue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4483100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448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needed in this section: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Required Documents: &lt;h1&gt;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Ensure that you possess the following documents in clear copy: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For applicants who are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18 years old and above</w:t>
            </w:r>
            <w:r w:rsidDel="00000000" w:rsidR="00000000" w:rsidRPr="00000000">
              <w:rPr>
                <w:color w:val="ff0000"/>
                <w:rtl w:val="0"/>
              </w:rPr>
              <w:t xml:space="preserve">: &lt;h2&gt;</w:t>
            </w:r>
          </w:p>
          <w:p w:rsidR="00000000" w:rsidDel="00000000" w:rsidP="00000000" w:rsidRDefault="00000000" w:rsidRPr="00000000" w14:paraId="0000009F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0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Electronic Passport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0"/>
              </w:numPr>
              <w:spacing w:before="0" w:line="240" w:lineRule="auto"/>
              <w:ind w:left="144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Upload a clear scan of your passport biodata page.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0"/>
              </w:numPr>
              <w:spacing w:before="0" w:line="240" w:lineRule="auto"/>
              <w:ind w:left="1440" w:hanging="360"/>
              <w:jc w:val="left"/>
              <w:rPr>
                <w:ins w:author="ziaurahman saqib (zia)" w:id="3" w:date="2026-02-20T20:22:16Z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It must be valid for at least 6 months from the expiration date.</w:t>
            </w:r>
            <w:ins w:author="ziaurahman saqib (zia)" w:id="3" w:date="2026-02-20T20:22:16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0"/>
              </w:numPr>
              <w:spacing w:before="0" w:line="240" w:lineRule="auto"/>
              <w:ind w:left="1440" w:hanging="360"/>
              <w:jc w:val="left"/>
              <w:rPr>
                <w:color w:val="ff0000"/>
                <w:u w:val="none"/>
                <w:rPrChange w:author="ziaurahman saqib (zia)" w:id="4" w:date="2026-02-20T20:22:16Z">
                  <w:rPr>
                    <w:color w:val="ff0000"/>
                  </w:rPr>
                </w:rPrChange>
              </w:rPr>
              <w:pPrChange w:author="ziaurahman saqib (zia)" w:id="0" w:date="2026-02-20T20:22:16Z">
                <w:pPr>
                  <w:widowControl w:val="0"/>
                  <w:numPr>
                    <w:ilvl w:val="0"/>
                    <w:numId w:val="20"/>
                  </w:numPr>
                  <w:spacing w:before="0" w:line="240" w:lineRule="auto"/>
                  <w:ind w:left="1440" w:hanging="360"/>
                  <w:jc w:val="left"/>
                </w:pPr>
              </w:pPrChange>
            </w:pPr>
            <w:ins w:author="ziaurahman saqib (zia)" w:id="3" w:date="2026-02-20T20:22:16Z">
              <w:r w:rsidDel="00000000" w:rsidR="00000000" w:rsidRPr="00000000">
                <w:rPr>
                  <w:color w:val="ff0000"/>
                  <w:rtl w:val="0"/>
                </w:rPr>
                <w:t xml:space="preserve">For applicants less than 18 years old, a clear copy of parent’s passport is required.</w:t>
              </w:r>
            </w:ins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0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Colored Photograph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Printed in color with WHITE BACKGROUND;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With a size of 45 mm x 35 mm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5" w:date="2026-02-20T20:23:35Z"/>
                <w:color w:val="ff0000"/>
              </w:rPr>
            </w:pPr>
            <w:del w:author="ziaurahman saqib (zia)" w:id="5" w:date="2026-02-20T20:23:35Z">
              <w:r w:rsidDel="00000000" w:rsidR="00000000" w:rsidRPr="00000000">
                <w:rPr>
                  <w:color w:val="ff0000"/>
                  <w:rtl w:val="0"/>
                </w:rPr>
                <w:delText xml:space="preserve">The head shall be between 25 and 35 mm from the bottom of the chin to the top of the head;</w:delText>
              </w:r>
            </w:del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5" w:date="2026-02-20T20:23:35Z"/>
                <w:color w:val="ff0000"/>
              </w:rPr>
            </w:pPr>
            <w:del w:author="ziaurahman saqib (zia)" w:id="5" w:date="2026-02-20T20:23:35Z">
              <w:r w:rsidDel="00000000" w:rsidR="00000000" w:rsidRPr="00000000">
                <w:rPr>
                  <w:color w:val="ff0000"/>
                  <w:rtl w:val="0"/>
                </w:rPr>
                <w:delText xml:space="preserve">Since the background of your photo is white, try not to have white clothes and not cover your head with a white cloth/scarf.</w:delText>
              </w:r>
            </w:del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6" w:date="2026-02-20T20:23:28Z"/>
                <w:color w:val="ff0000"/>
              </w:rPr>
            </w:pPr>
            <w:del w:author="ziaurahman saqib (zia)" w:id="6" w:date="2026-02-20T20:23:28Z">
              <w:r w:rsidDel="00000000" w:rsidR="00000000" w:rsidRPr="00000000">
                <w:rPr>
                  <w:color w:val="ff0000"/>
                  <w:rtl w:val="0"/>
                </w:rPr>
                <w:delText xml:space="preserve">Taken within the last 6 months to reflect your current appearance;</w:delText>
              </w:r>
            </w:del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6" w:date="2026-02-20T20:23:28Z"/>
                <w:color w:val="ff0000"/>
              </w:rPr>
            </w:pPr>
            <w:del w:author="ziaurahman saqib (zia)" w:id="6" w:date="2026-02-20T20:23:28Z">
              <w:r w:rsidDel="00000000" w:rsidR="00000000" w:rsidRPr="00000000">
                <w:rPr>
                  <w:color w:val="ff0000"/>
                  <w:rtl w:val="0"/>
                </w:rPr>
                <w:delText xml:space="preserve">Taken in full-face view, directly facing the camera;</w:delText>
              </w:r>
            </w:del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6" w:date="2026-02-20T20:23:28Z"/>
                <w:color w:val="ff0000"/>
              </w:rPr>
            </w:pPr>
            <w:del w:author="ziaurahman saqib (zia)" w:id="6" w:date="2026-02-20T20:23:28Z">
              <w:r w:rsidDel="00000000" w:rsidR="00000000" w:rsidRPr="00000000">
                <w:rPr>
                  <w:color w:val="ff0000"/>
                  <w:rtl w:val="0"/>
                </w:rPr>
                <w:delText xml:space="preserve">With a neutral facial expression and both eyes open.</w:delText>
              </w:r>
            </w:del>
          </w:p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0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Other Identification Documents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1"/>
              </w:numPr>
              <w:spacing w:before="0" w:line="240" w:lineRule="auto"/>
              <w:ind w:left="144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Clear copy of National Identity Card or residence permit (if applicable).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0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Supporting Documents (Optional)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144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Invitation Letter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144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Itinerary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144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Accommodation proof</w:t>
            </w:r>
          </w:p>
          <w:p w:rsidR="00000000" w:rsidDel="00000000" w:rsidP="00000000" w:rsidRDefault="00000000" w:rsidRPr="00000000" w14:paraId="000000B5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ind w:left="0" w:firstLine="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For applicants who are </w:delText>
              </w:r>
              <w:r w:rsidDel="00000000" w:rsidR="00000000" w:rsidRPr="00000000">
                <w:rPr>
                  <w:b w:val="1"/>
                  <w:bCs w:val="1"/>
                  <w:color w:val="ff0000"/>
                  <w:rtl w:val="0"/>
                </w:rPr>
                <w:delText xml:space="preserve">less than 18 years old</w:delText>
              </w:r>
              <w:r w:rsidDel="00000000" w:rsidR="00000000" w:rsidRPr="00000000">
                <w:rPr>
                  <w:color w:val="ff0000"/>
                  <w:rtl w:val="0"/>
                </w:rPr>
                <w:delText xml:space="preserve">: &lt;h2&gt;</w:delText>
              </w:r>
            </w:del>
          </w:p>
          <w:p w:rsidR="00000000" w:rsidDel="00000000" w:rsidP="00000000" w:rsidRDefault="00000000" w:rsidRPr="00000000" w14:paraId="000000B7">
            <w:pPr>
              <w:widowControl w:val="0"/>
              <w:spacing w:before="0" w:line="240" w:lineRule="auto"/>
              <w:ind w:left="0" w:firstLine="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9"/>
              </w:numPr>
              <w:spacing w:before="0" w:line="240" w:lineRule="auto"/>
              <w:ind w:firstLine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Electronic Passport</w:delText>
              </w:r>
            </w:del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0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Upload a clear scan of your passport biodata page.</w:delText>
              </w:r>
            </w:del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0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It must be valid for at least 6 months from the expiration date.</w:delText>
              </w:r>
            </w:del>
          </w:p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ind w:left="0" w:firstLine="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9"/>
              </w:numPr>
              <w:spacing w:before="0" w:line="240" w:lineRule="auto"/>
              <w:ind w:firstLine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Colored Photograph</w:delText>
              </w:r>
            </w:del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Printed in color with WHITE BACKGROUND;</w:delText>
              </w:r>
            </w:del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With a size of 45 mm x 35 mm</w:delText>
              </w:r>
            </w:del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The head shall be between 25 and 35 mm from the bottom of the chin to the top of the head;</w:delText>
              </w:r>
            </w:del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Since the background of your photo is white, try not to have white clothes and not cover your head with a white cloth/scarf.</w:delText>
              </w:r>
            </w:del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Taken within the last 6 months to reflect your current appearance;</w:delText>
              </w:r>
            </w:del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Taken in full-face view, directly facing the camera;</w:delText>
              </w:r>
            </w:del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With a neutral facial expression and both eyes open.</w:delText>
              </w:r>
            </w:del>
          </w:p>
          <w:p w:rsidR="00000000" w:rsidDel="00000000" w:rsidP="00000000" w:rsidRDefault="00000000" w:rsidRPr="00000000" w14:paraId="000000C4">
            <w:pPr>
              <w:widowControl w:val="0"/>
              <w:spacing w:before="0" w:line="240" w:lineRule="auto"/>
              <w:ind w:left="0" w:firstLine="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9"/>
              </w:numPr>
              <w:spacing w:before="0" w:line="240" w:lineRule="auto"/>
              <w:ind w:firstLine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Other Identification Documents</w:delText>
              </w:r>
            </w:del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21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Clear copy of National Identity Card or residence permit (if applicable).</w:delText>
              </w:r>
            </w:del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21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For newborns: A birth certificate may be provided</w:delText>
              </w:r>
            </w:del>
          </w:p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ind w:left="0" w:firstLine="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9"/>
              </w:numPr>
              <w:spacing w:before="0" w:line="240" w:lineRule="auto"/>
              <w:ind w:firstLine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Parents Passports</w:delText>
              </w:r>
            </w:del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1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Provide a clear copy of the Mother’s passport</w:delText>
              </w:r>
            </w:del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1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Provide a clear copy of the Father’s passport</w:delText>
              </w:r>
            </w:del>
          </w:p>
          <w:p w:rsidR="00000000" w:rsidDel="00000000" w:rsidP="00000000" w:rsidRDefault="00000000" w:rsidRPr="00000000" w14:paraId="000000CC">
            <w:pPr>
              <w:widowControl w:val="0"/>
              <w:spacing w:before="0" w:line="240" w:lineRule="auto"/>
              <w:ind w:left="1440" w:firstLine="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9"/>
              </w:numPr>
              <w:spacing w:before="0" w:line="240" w:lineRule="auto"/>
              <w:ind w:firstLine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Other Documents (Optional)</w:delText>
              </w:r>
            </w:del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Invitation Letter</w:delText>
              </w:r>
            </w:del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Itinerary</w:delText>
              </w:r>
            </w:del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1440" w:hanging="360"/>
              <w:jc w:val="left"/>
              <w:rPr>
                <w:del w:author="ziaurahman saqib (zia)" w:id="7" w:date="2026-02-20T20:25:17Z"/>
                <w:color w:val="ff0000"/>
              </w:rPr>
            </w:pPr>
            <w:del w:author="ziaurahman saqib (zia)" w:id="7" w:date="2026-02-20T20:25:17Z">
              <w:r w:rsidDel="00000000" w:rsidR="00000000" w:rsidRPr="00000000">
                <w:rPr>
                  <w:color w:val="ff0000"/>
                  <w:rtl w:val="0"/>
                </w:rPr>
                <w:delText xml:space="preserve">Accommodation proof</w:delText>
              </w:r>
            </w:del>
          </w:p>
          <w:p w:rsidR="00000000" w:rsidDel="00000000" w:rsidP="00000000" w:rsidRDefault="00000000" w:rsidRPr="00000000" w14:paraId="000000D1">
            <w:pPr>
              <w:widowControl w:val="0"/>
              <w:spacing w:before="0" w:line="240" w:lineRule="auto"/>
              <w:ind w:left="0" w:firstLine="0"/>
              <w:jc w:val="left"/>
              <w:rPr>
                <w:ins w:author="ziaurahman saqib (zia)" w:id="8" w:date="2026-02-20T20:28:45Z"/>
                <w:color w:val="ff0000"/>
              </w:rPr>
            </w:pPr>
            <w:ins w:author="ziaurahman saqib (zia)" w:id="8" w:date="2026-02-20T20:28:45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D2">
            <w:pPr>
              <w:widowControl w:val="0"/>
              <w:spacing w:before="0" w:line="240" w:lineRule="auto"/>
              <w:ind w:left="0" w:firstLine="0"/>
              <w:jc w:val="left"/>
              <w:rPr>
                <w:ins w:author="ziaurahman saqib (zia)" w:id="8" w:date="2026-02-20T20:28:45Z"/>
                <w:color w:val="ff0000"/>
              </w:rPr>
            </w:pPr>
            <w:ins w:author="ziaurahman saqib (zia)" w:id="8" w:date="2026-02-20T20:28:45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D3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ins w:author="ziaurahman saqib (zia)" w:id="8" w:date="2026-02-20T20:28:45Z">
              <w:r w:rsidDel="00000000" w:rsidR="00000000" w:rsidRPr="00000000">
                <w:rPr>
                  <w:color w:val="ff0000"/>
                  <w:rtl w:val="0"/>
                </w:rPr>
                <w:t xml:space="preserve">DO NOT ADD BELOW INFO IN VISA REQUIREMENTS PAGE</w:t>
              </w:r>
            </w:ins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How to Apply?</w:t>
            </w:r>
          </w:p>
          <w:p w:rsidR="00000000" w:rsidDel="00000000" w:rsidP="00000000" w:rsidRDefault="00000000" w:rsidRPr="00000000" w14:paraId="000000D5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Follow the steps below to begin your e-visa application:</w:t>
            </w:r>
          </w:p>
          <w:p w:rsidR="00000000" w:rsidDel="00000000" w:rsidP="00000000" w:rsidRDefault="00000000" w:rsidRPr="00000000" w14:paraId="000000D7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2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Register an account on the 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E-Afghans Visa Portal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2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Log in to your account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Fill out the application form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Submit the required documents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2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Pay the initial fee to proceed with the processing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2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Once your e-visa application has been approved, pay the remainder fee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2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Upon successful payment of fees, your e-visa will be issued.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2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Download your e-visa from the Visa Portal dashboard or from the email attachment.</w:t>
            </w:r>
          </w:p>
          <w:p w:rsidR="00000000" w:rsidDel="00000000" w:rsidP="00000000" w:rsidRDefault="00000000" w:rsidRPr="00000000" w14:paraId="000000E0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E-Visa Processing Time: &lt;h1&gt;</w:t>
            </w:r>
          </w:p>
          <w:p w:rsidR="00000000" w:rsidDel="00000000" w:rsidP="00000000" w:rsidRDefault="00000000" w:rsidRPr="00000000" w14:paraId="000000E3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Applicants can choose between two processing types: Standard or Express</w:t>
            </w:r>
          </w:p>
          <w:p w:rsidR="00000000" w:rsidDel="00000000" w:rsidP="00000000" w:rsidRDefault="00000000" w:rsidRPr="00000000" w14:paraId="000000E5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6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Standard Processing: Takes 1–4 weeks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6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VIP Processing: Takes up to 1 business day</w:t>
            </w:r>
          </w:p>
          <w:p w:rsidR="00000000" w:rsidDel="00000000" w:rsidP="00000000" w:rsidRDefault="00000000" w:rsidRPr="00000000" w14:paraId="000000E8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Please note that the timeframe stated above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applies only to applications that are submitted with complete, clear, and correct documentation </w:t>
            </w:r>
            <w:r w:rsidDel="00000000" w:rsidR="00000000" w:rsidRPr="00000000">
              <w:rPr>
                <w:color w:val="ff0000"/>
                <w:rtl w:val="0"/>
              </w:rPr>
              <w:t xml:space="preserve">and do not require further review.</w:t>
            </w:r>
          </w:p>
          <w:p w:rsidR="00000000" w:rsidDel="00000000" w:rsidP="00000000" w:rsidRDefault="00000000" w:rsidRPr="00000000" w14:paraId="000000EA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Processing may be delayed in the following circumstances:</w:t>
            </w:r>
          </w:p>
          <w:p w:rsidR="00000000" w:rsidDel="00000000" w:rsidP="00000000" w:rsidRDefault="00000000" w:rsidRPr="00000000" w14:paraId="000000EC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Submission of incorrect, incomplete, or expired documents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Blurred, cropped, or unreadable passport copies or supporting documents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Mismatch between application details and submitted documents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Inconsistencies in personal information (e.g., name spelling, date of birth, passport number)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Failure to meet visa eligibility requirements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Missing mandatory information in the application form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Pending or unsuccessful payment confirmation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Requirement for additional verification or security checks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Requests for supplementary documents or clarifications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Technical issues affecting document uploads or data submission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High application volume or peak travel seasons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Public holidays or official closures affecting processing timelines</w:t>
            </w:r>
          </w:p>
          <w:p w:rsidR="00000000" w:rsidDel="00000000" w:rsidP="00000000" w:rsidRDefault="00000000" w:rsidRPr="00000000" w14:paraId="000000F9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 such cases, the processing timeline will commence only after all required corrections or additional documents have been properly submitted.</w:t>
            </w:r>
          </w:p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Delays resulting from incomplete submissions, document discrepancies, or verification requirements are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beyond the control of the Consulate</w:t>
            </w:r>
            <w:r w:rsidDel="00000000" w:rsidR="00000000" w:rsidRPr="00000000">
              <w:rPr>
                <w:color w:val="ff0000"/>
                <w:rtl w:val="0"/>
              </w:rPr>
              <w:t xml:space="preserve"> and therefore cannot be attributed to consular processing.</w:t>
            </w:r>
          </w:p>
          <w:p w:rsidR="00000000" w:rsidDel="00000000" w:rsidP="00000000" w:rsidRDefault="00000000" w:rsidRPr="00000000" w14:paraId="000000FD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E-Visa Fees: &lt;h1&gt;</w:t>
            </w:r>
          </w:p>
          <w:p w:rsidR="00000000" w:rsidDel="00000000" w:rsidP="00000000" w:rsidRDefault="00000000" w:rsidRPr="00000000" w14:paraId="000000FF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Initial Fee: &lt;h2&gt;</w:t>
            </w:r>
          </w:p>
          <w:p w:rsidR="00000000" w:rsidDel="00000000" w:rsidP="00000000" w:rsidRDefault="00000000" w:rsidRPr="00000000" w14:paraId="00000101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7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 payment link for the Initial Fee will be sent to you via email. You can also pay the Initial Fee via the E-Afghans VisaPortal.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7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This must be paid at the time of application submission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7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Required to begin processing and reviewing the application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7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You have 48 hours to pay the Initial Fee</w:t>
            </w:r>
            <w:r w:rsidDel="00000000" w:rsidR="00000000" w:rsidRPr="00000000">
              <w:rPr>
                <w:color w:val="ff0000"/>
                <w:rtl w:val="0"/>
              </w:rPr>
              <w:t xml:space="preserve">—failure to pay it will automatically cancel and close your application, and you will have to reapply.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7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 initial fee is non-refundable</w:t>
            </w:r>
          </w:p>
          <w:p w:rsidR="00000000" w:rsidDel="00000000" w:rsidP="00000000" w:rsidRDefault="00000000" w:rsidRPr="00000000" w14:paraId="00000107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6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60"/>
              <w:gridCol w:w="2175"/>
              <w:gridCol w:w="3930"/>
              <w:gridCol w:w="2655"/>
              <w:tblGridChange w:id="0">
                <w:tblGrid>
                  <w:gridCol w:w="1860"/>
                  <w:gridCol w:w="2175"/>
                  <w:gridCol w:w="3930"/>
                  <w:gridCol w:w="26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rtl w:val="0"/>
                    </w:rPr>
                    <w:t xml:space="preserve">Initial Fee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rtl w:val="0"/>
                    </w:rPr>
                    <w:t xml:space="preserve">Online Service Fee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rtl w:val="0"/>
                    </w:rPr>
                    <w:t xml:space="preserve">Payment Processing Fee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rtl w:val="0"/>
                    </w:rPr>
                    <w:t xml:space="preserve">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rtl w:val="0"/>
                    </w:rPr>
                    <w:t xml:space="preserve">Standard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0.25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8.25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rtl w:val="0"/>
                    </w:rPr>
                    <w:t xml:space="preserve">Express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0.25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8.25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Remainder Fee: &lt;h2&gt;</w:t>
            </w:r>
          </w:p>
          <w:p w:rsidR="00000000" w:rsidDel="00000000" w:rsidP="00000000" w:rsidRDefault="00000000" w:rsidRPr="00000000" w14:paraId="00000116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Upon the approval of your application, you will receive a payment link via email. You can also pay the Remainder Fee via the E-Afghans Visa Portal.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This must be paid once the application is approved.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Required to proceed with the e-visa issuance.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You have 7 days to pay the Remainder Fee</w:t>
            </w:r>
            <w:r w:rsidDel="00000000" w:rsidR="00000000" w:rsidRPr="00000000">
              <w:rPr>
                <w:color w:val="ff0000"/>
                <w:rtl w:val="0"/>
              </w:rPr>
              <w:t xml:space="preserve">—failure to pay it will automatically cancel and close your application, and you will have to reapply.</w:t>
            </w:r>
          </w:p>
          <w:p w:rsidR="00000000" w:rsidDel="00000000" w:rsidP="00000000" w:rsidRDefault="00000000" w:rsidRPr="00000000" w14:paraId="0000011B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Below is the detailed breakdown of fees for the online passport application.</w:t>
            </w:r>
          </w:p>
          <w:p w:rsidR="00000000" w:rsidDel="00000000" w:rsidP="00000000" w:rsidRDefault="00000000" w:rsidRPr="00000000" w14:paraId="0000011D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4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1200"/>
              <w:gridCol w:w="2970"/>
              <w:gridCol w:w="2685"/>
              <w:gridCol w:w="1845"/>
              <w:tblGridChange w:id="0">
                <w:tblGrid>
                  <w:gridCol w:w="1785"/>
                  <w:gridCol w:w="1200"/>
                  <w:gridCol w:w="2970"/>
                  <w:gridCol w:w="2685"/>
                  <w:gridCol w:w="18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Remainder Fee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Country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e-Visa Fee</w:t>
                  </w:r>
                </w:p>
                <w:p w:rsidR="00000000" w:rsidDel="00000000" w:rsidP="00000000" w:rsidRDefault="00000000" w:rsidRPr="00000000" w14:paraId="000001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(Tourist - 30 days)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widowControl w:val="0"/>
                    <w:spacing w:before="0" w:line="240" w:lineRule="auto"/>
                    <w:ind w:lef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Payment Processing fee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Standard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200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6.19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206.19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Standard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Others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120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3.71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123.71</w:t>
                  </w:r>
                </w:p>
              </w:tc>
            </w:tr>
          </w:tbl>
          <w:p w:rsidR="00000000" w:rsidDel="00000000" w:rsidP="00000000" w:rsidRDefault="00000000" w:rsidRPr="00000000" w14:paraId="0000012F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6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1.6666666666667"/>
              <w:gridCol w:w="1781.6666666666667"/>
              <w:gridCol w:w="1781.6666666666667"/>
              <w:gridCol w:w="1781.6666666666667"/>
              <w:gridCol w:w="1781.6666666666667"/>
              <w:gridCol w:w="1781.6666666666667"/>
              <w:tblGridChange w:id="0">
                <w:tblGrid>
                  <w:gridCol w:w="1781.6666666666667"/>
                  <w:gridCol w:w="1781.6666666666667"/>
                  <w:gridCol w:w="1781.6666666666667"/>
                  <w:gridCol w:w="1781.6666666666667"/>
                  <w:gridCol w:w="1781.6666666666667"/>
                  <w:gridCol w:w="1781.66666666666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Remainder Fee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widowControl w:val="0"/>
                    <w:spacing w:before="0" w:line="240" w:lineRule="auto"/>
                    <w:ind w:lef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Country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widowControl w:val="0"/>
                    <w:spacing w:before="0" w:line="240" w:lineRule="auto"/>
                    <w:ind w:lef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e-Visa Fee</w:t>
                  </w:r>
                </w:p>
                <w:p w:rsidR="00000000" w:rsidDel="00000000" w:rsidP="00000000" w:rsidRDefault="00000000" w:rsidRPr="00000000" w14:paraId="00000134">
                  <w:pPr>
                    <w:widowControl w:val="0"/>
                    <w:spacing w:before="0" w:line="240" w:lineRule="auto"/>
                    <w:ind w:lef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(Tourist - 30 days)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widowControl w:val="0"/>
                    <w:spacing w:before="0" w:line="240" w:lineRule="auto"/>
                    <w:ind w:lef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Express fee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Payment Processing Fee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Express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200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7.73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257.73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Express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Others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120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5.26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USD 175.26</w:t>
                  </w:r>
                </w:p>
              </w:tc>
            </w:tr>
          </w:tbl>
          <w:p w:rsidR="00000000" w:rsidDel="00000000" w:rsidP="00000000" w:rsidRDefault="00000000" w:rsidRPr="00000000" w14:paraId="00000144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Refund Policy:</w:t>
            </w:r>
            <w:r w:rsidDel="00000000" w:rsidR="00000000" w:rsidRPr="00000000">
              <w:rPr>
                <w:color w:val="ff0000"/>
                <w:rtl w:val="0"/>
              </w:rPr>
              <w:t xml:space="preserve"> &lt;h1&gt;</w:t>
            </w:r>
          </w:p>
          <w:p w:rsidR="00000000" w:rsidDel="00000000" w:rsidP="00000000" w:rsidRDefault="00000000" w:rsidRPr="00000000" w14:paraId="00000146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Initial Fees &lt;h2&gt;</w:t>
            </w:r>
          </w:p>
          <w:p w:rsidR="00000000" w:rsidDel="00000000" w:rsidP="00000000" w:rsidRDefault="00000000" w:rsidRPr="00000000" w14:paraId="00000148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7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 initial fee is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non-refundable</w:t>
            </w:r>
            <w:r w:rsidDel="00000000" w:rsidR="00000000" w:rsidRPr="00000000">
              <w:rPr>
                <w:color w:val="ff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17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This fee covers the administrative and processing costs required to initiate the application.</w:t>
            </w:r>
          </w:p>
          <w:p w:rsidR="00000000" w:rsidDel="00000000" w:rsidP="00000000" w:rsidRDefault="00000000" w:rsidRPr="00000000" w14:paraId="0000014B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Remainder Fees &lt;h2&gt;</w:t>
            </w:r>
          </w:p>
          <w:p w:rsidR="00000000" w:rsidDel="00000000" w:rsidP="00000000" w:rsidRDefault="00000000" w:rsidRPr="00000000" w14:paraId="0000014D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23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 remainder fee is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non-refundable</w:t>
            </w:r>
            <w:r w:rsidDel="00000000" w:rsidR="00000000" w:rsidRPr="00000000">
              <w:rPr>
                <w:color w:val="ff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23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Once the e-visa has been issued, no refunds can be requested..</w:t>
            </w:r>
          </w:p>
          <w:p w:rsidR="00000000" w:rsidDel="00000000" w:rsidP="00000000" w:rsidRDefault="00000000" w:rsidRPr="00000000" w14:paraId="00000150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Duplicate Payments &lt;h2&gt;</w:t>
            </w:r>
          </w:p>
          <w:p w:rsidR="00000000" w:rsidDel="00000000" w:rsidP="00000000" w:rsidRDefault="00000000" w:rsidRPr="00000000" w14:paraId="00000152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15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a payment is made in duplicate, applicants may submit a dispute for review.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15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Refunds for duplicate payments will be processed after verification by the consulate or relevant payment processor.</w:t>
            </w:r>
          </w:p>
          <w:p w:rsidR="00000000" w:rsidDel="00000000" w:rsidP="00000000" w:rsidRDefault="00000000" w:rsidRPr="00000000" w14:paraId="00000155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General Notes: &lt;h2&gt;</w:t>
            </w:r>
          </w:p>
          <w:p w:rsidR="00000000" w:rsidDel="00000000" w:rsidP="00000000" w:rsidRDefault="00000000" w:rsidRPr="00000000" w14:paraId="00000157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All refund requests are subject to verification and approval by the Afghan Consulate.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Refunds cannot be claimed for delays or issues related to applicant-provided incorrect information.</w:t>
            </w:r>
          </w:p>
          <w:p w:rsidR="00000000" w:rsidDel="00000000" w:rsidP="00000000" w:rsidRDefault="00000000" w:rsidRPr="00000000" w14:paraId="0000015A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Cancellation Policy: &lt;h1&gt;</w:t>
            </w:r>
          </w:p>
          <w:p w:rsidR="00000000" w:rsidDel="00000000" w:rsidP="00000000" w:rsidRDefault="00000000" w:rsidRPr="00000000" w14:paraId="0000015C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16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Applicants may request cancellation before the application is processed.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16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Initial fees are non-refundable and will not be returned upon cancellation.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16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Once the application has been approved and the e-visa has been issued, the remainder fee cannot be refunded, even if the applicant cancels.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16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an application is submitted multiple times by mistake, applicants may contact the Consulate to review duplicate payments. Any eligible refund will be processed after verification.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16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Important: The Afghan Consulate is not responsible for delays or costs arising from applicant errors following cancellation.</w:t>
            </w:r>
          </w:p>
          <w:p w:rsidR="00000000" w:rsidDel="00000000" w:rsidP="00000000" w:rsidRDefault="00000000" w:rsidRPr="00000000" w14:paraId="00000162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Acceptance of Terms &lt;h1&gt;</w:t>
            </w:r>
          </w:p>
          <w:p w:rsidR="00000000" w:rsidDel="00000000" w:rsidP="00000000" w:rsidRDefault="00000000" w:rsidRPr="00000000" w14:paraId="00000164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By submitting an online e-visa application and paying the initial fees, the applicant implicitly agrees to all the terms, policies, and conditions outlined on this page, including but not limited to:</w:t>
            </w:r>
          </w:p>
          <w:p w:rsidR="00000000" w:rsidDel="00000000" w:rsidP="00000000" w:rsidRDefault="00000000" w:rsidRPr="00000000" w14:paraId="00000166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14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Application requirements and responsibilities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14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Processing times and applicant obligations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14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Refund and cancellation policies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14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Fees, payment structure, and delivery procedures</w:t>
            </w:r>
          </w:p>
          <w:p w:rsidR="00000000" w:rsidDel="00000000" w:rsidP="00000000" w:rsidRDefault="00000000" w:rsidRPr="00000000" w14:paraId="0000016B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before="0" w:line="240" w:lineRule="auto"/>
              <w:ind w:lef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Applicants acknowledge that: &lt;h1&gt;</w:t>
            </w:r>
          </w:p>
          <w:p w:rsidR="00000000" w:rsidDel="00000000" w:rsidP="00000000" w:rsidRDefault="00000000" w:rsidRPr="00000000" w14:paraId="0000016D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They have read, understood, and accepted all instructions and conditions.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Any incomplete or inaccurate information provided may result in delays or rejection of the application, which is not the responsibility of the Afghan Consulate.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1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All payments made (initial or remainder) constitute acceptance of the associated policies.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12"/>
              </w:numPr>
              <w:spacing w:before="0" w:line="240" w:lineRule="auto"/>
              <w:ind w:firstLine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Proceeding with the application constitutes a legally binding agreement between the applicant and the Afghan Consulate regarding the e-visa application process.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1800" cy="370840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0" cy="370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the content and CTA button</w:t>
            </w:r>
          </w:p>
          <w:p w:rsidR="00000000" w:rsidDel="00000000" w:rsidP="00000000" w:rsidRDefault="00000000" w:rsidRPr="00000000" w14:paraId="00000175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Avoid Rejection. Ensure you follow these guidelines!</w:t>
            </w:r>
          </w:p>
          <w:p w:rsidR="00000000" w:rsidDel="00000000" w:rsidP="00000000" w:rsidRDefault="00000000" w:rsidRPr="00000000" w14:paraId="00000177">
            <w:pPr>
              <w:widowControl w:val="0"/>
              <w:spacing w:before="0"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Make sure all the details you provided on the information are correct and accurate.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Upload documents that are clear and valid. Incomplete applications may be delayed or rejected.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Read the FAQs below for more information.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8"/>
              </w:numPr>
              <w:spacing w:before="0" w:line="240" w:lineRule="auto"/>
              <w:ind w:firstLine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Download our guide on e-Visa application by clicking the button below.</w:t>
            </w:r>
          </w:p>
          <w:p w:rsidR="00000000" w:rsidDel="00000000" w:rsidP="00000000" w:rsidRDefault="00000000" w:rsidRPr="00000000" w14:paraId="0000017C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&lt;CTA: Download Guide&gt;</w:t>
            </w:r>
          </w:p>
          <w:p w:rsidR="00000000" w:rsidDel="00000000" w:rsidP="00000000" w:rsidRDefault="00000000" w:rsidRPr="00000000" w14:paraId="0000017E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 link: https://drive.google.com/file/d/1lbVzYgNyzae8xnaEgTX__7f49L01js7s/view?usp=sharing</w:t>
            </w:r>
          </w:p>
          <w:p w:rsidR="00000000" w:rsidDel="00000000" w:rsidP="00000000" w:rsidRDefault="00000000" w:rsidRPr="00000000" w14:paraId="00000180">
            <w:pPr>
              <w:widowControl w:val="0"/>
              <w:spacing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ind w:left="-720" w:right="-72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before="200" w:line="276" w:lineRule="auto"/>
        <w:ind w:left="720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left="900" w:right="-720" w:hanging="270"/>
      <w:jc w:val="left"/>
    </w:pPr>
    <w:rPr>
      <w:color w:val="0000ff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360"/>
      <w:jc w:val="left"/>
    </w:pPr>
    <w:rPr>
      <w:b w:val="1"/>
      <w:bCs w:val="1"/>
      <w:color w:val="434343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upport@eafghans.com" TargetMode="External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19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7.png"/><Relationship Id="rId25" Type="http://schemas.openxmlformats.org/officeDocument/2006/relationships/image" Target="media/image8.png"/><Relationship Id="rId28" Type="http://schemas.openxmlformats.org/officeDocument/2006/relationships/image" Target="media/image1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3.png"/><Relationship Id="rId7" Type="http://schemas.openxmlformats.org/officeDocument/2006/relationships/hyperlink" Target="https://www.eafghans.com/e-visa/" TargetMode="External"/><Relationship Id="rId8" Type="http://schemas.openxmlformats.org/officeDocument/2006/relationships/image" Target="media/image4.png"/><Relationship Id="rId31" Type="http://schemas.openxmlformats.org/officeDocument/2006/relationships/image" Target="media/image5.png"/><Relationship Id="rId30" Type="http://schemas.openxmlformats.org/officeDocument/2006/relationships/hyperlink" Target="https://www.eafghans.com/e-visa/visa-requirements.html" TargetMode="External"/><Relationship Id="rId11" Type="http://schemas.openxmlformats.org/officeDocument/2006/relationships/image" Target="media/image13.png"/><Relationship Id="rId33" Type="http://schemas.openxmlformats.org/officeDocument/2006/relationships/image" Target="media/image10.png"/><Relationship Id="rId10" Type="http://schemas.openxmlformats.org/officeDocument/2006/relationships/hyperlink" Target="mailto:visa@afghanconsulate.ae" TargetMode="External"/><Relationship Id="rId32" Type="http://schemas.openxmlformats.org/officeDocument/2006/relationships/image" Target="media/image22.png"/><Relationship Id="rId13" Type="http://schemas.openxmlformats.org/officeDocument/2006/relationships/hyperlink" Target="https://visaportal.eafghans.com/forgot-password" TargetMode="External"/><Relationship Id="rId35" Type="http://schemas.openxmlformats.org/officeDocument/2006/relationships/hyperlink" Target="https://www.eafghans.com/e-visa/visa-requirements.html" TargetMode="External"/><Relationship Id="rId12" Type="http://schemas.openxmlformats.org/officeDocument/2006/relationships/image" Target="media/image9.png"/><Relationship Id="rId34" Type="http://schemas.openxmlformats.org/officeDocument/2006/relationships/hyperlink" Target="https://www.eafghans.com/e-visa/visa-requirements.html" TargetMode="External"/><Relationship Id="rId15" Type="http://schemas.openxmlformats.org/officeDocument/2006/relationships/hyperlink" Target="mailto:support@eafghans.com" TargetMode="External"/><Relationship Id="rId37" Type="http://schemas.openxmlformats.org/officeDocument/2006/relationships/image" Target="media/image21.png"/><Relationship Id="rId14" Type="http://schemas.openxmlformats.org/officeDocument/2006/relationships/image" Target="media/image24.png"/><Relationship Id="rId36" Type="http://schemas.openxmlformats.org/officeDocument/2006/relationships/image" Target="media/image16.png"/><Relationship Id="rId17" Type="http://schemas.openxmlformats.org/officeDocument/2006/relationships/image" Target="media/image17.png"/><Relationship Id="rId39" Type="http://schemas.openxmlformats.org/officeDocument/2006/relationships/image" Target="media/image14.png"/><Relationship Id="rId16" Type="http://schemas.openxmlformats.org/officeDocument/2006/relationships/image" Target="media/image20.png"/><Relationship Id="rId38" Type="http://schemas.openxmlformats.org/officeDocument/2006/relationships/hyperlink" Target="https://visaportal.eafghans.com/register" TargetMode="External"/><Relationship Id="rId19" Type="http://schemas.openxmlformats.org/officeDocument/2006/relationships/hyperlink" Target="mailto:visa@afghanconsulate.ae" TargetMode="External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